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方正小标宋_GBK" w:hAnsi="方正小标宋_GBK" w:eastAsia="方正小标宋_GBK" w:cs="方正小标宋_GBK"/>
          <w:vanish/>
        </w:rPr>
        <w:t>隐藏的小标宋不应被选为标题</w:t>
      </w:r>
    </w:p>
    <w:p>
      <w:del w:id="1" w:author="Demo">
        <w:r>
          <w:rPr>
            <w:rFonts w:eastAsia="方正小标宋_GBK"/>
          </w:rPr>
          <w:delText>删除的小标宋不应被选为标题</w:delText>
        </w:r>
      </w:del>
    </w:p>
    <w:p>
      <w:r>
        <w:rPr>
          <w:rFonts w:ascii="宋体" w:hAnsi="宋体" w:eastAsia="宋体" w:cs="宋体"/>
        </w:rPr>
        <w:t>这份文档没有指定的小标宋标题，应使用文件名。</w:t>
      </w:r>
    </w:p>
    <w:p>
      <w:r>
        <w:rPr>
          <w:rFonts w:ascii="黑体" w:hAnsi="黑体" w:eastAsia="黑体" w:cs="黑体"/>
        </w:rPr>
        <w:t>一、有效的黑体标题</w:t>
      </w:r>
    </w:p>
    <w:p>
      <w:r>
        <w:rPr>
          <w:rFonts w:ascii="宋体" w:hAnsi="宋体" w:eastAsia="宋体" w:cs="宋体"/>
          <w:b/>
        </w:rPr>
        <w:t>加粗宋体仍然是正文。</w:t>
      </w:r>
    </w:p>
    <w:p>
      <w:r>
        <w:rPr>
          <w:rFonts w:ascii="Calibri" w:hAnsi="Calibri" w:eastAsia="黑体" w:cs="Calibri"/>
        </w:rPr>
        <w:t>2026 年计划</w:t>
      </w:r>
    </w:p>
    <w:p>
      <w:r>
        <w:rPr>
          <w:rFonts w:ascii="宋体" w:hAnsi="宋体" w:eastAsia="宋体" w:cs="宋体"/>
        </w:rPr>
        <w:t>上段数字为 Calibri，汉字为黑体，不满足全段黑体。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 w:cs="宋体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 w:cs="宋体"/>
              </w:rPr>
              <w:t>状态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 w:cs="宋体"/>
              </w:rPr>
              <w:t>文档整理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 w:cs="宋体"/>
              </w:rPr>
              <w:t>已完成</w:t>
            </w:r>
          </w:p>
        </w:tc>
      </w:tr>
    </w:tbl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/>
      <w:contextualSpacing/>
    </w:pPr>
    <w:rPr>
      <w:rFonts w:ascii="方正小标宋_GBK" w:hAnsi="方正小标宋_GBK" w:eastAsia="方正小标宋_GBK" w:cs="方正小标宋_GBK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Markdown Demo</dc:creator>
  <cp:keywords/>
  <dc:description>generated by python-docx</dc:description>
  <cp:lastModifiedBy>Word Markdown Demo</cp:lastModifiedBy>
  <cp:revision>1</cp:revision>
  <dcterms:created xsi:type="dcterms:W3CDTF">2026-10-04T00:00:00Z</dcterms:created>
  <dcterms:modified xsi:type="dcterms:W3CDTF">2026-10-04T00:00:00Z</dcterms:modified>
  <cp:category/>
</cp:coreProperties>
</file>